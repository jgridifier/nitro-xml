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09470" w14:textId="0033085E" w:rsidR="00205234" w:rsidDel="00C27F74" w:rsidRDefault="006F1425">
      <w:pPr>
        <w:keepNext/>
        <w:spacing w:after="120"/>
        <w:jc w:val="center"/>
        <w:rPr>
          <w:del w:id="0" w:author="Christopher van Rooyen" w:date="2026-10-08T08:42:00Z" w16du:dateUtc="2026-10-07T22:42:00Z"/>
        </w:rPr>
      </w:pPr>
      <w:r>
        <w:rPr>
          <w:b/>
        </w:rPr>
        <w:t>He</w:t>
      </w:r>
    </w:p>
    <w:p w14:paraId="7C2B54EA" w14:textId="77777777" w:rsidR="00205234" w:rsidRDefault="006F1425">
      <w:pPr>
        <w:keepNext/>
        <w:spacing w:after="120"/>
        <w:jc w:val="center"/>
      </w:pPr>
      <w:r>
        <w:rPr>
          <w:b/>
        </w:rPr>
        <w:t>llo</w:t>
      </w:r>
    </w:p>
    <w:sectPr w:rsidR="00205234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816AB7"/>
    <w:multiLevelType w:val="multilevel"/>
    <w:tmpl w:val="6C1A7F18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459619093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hristopher van Rooyen">
    <w15:presenceInfo w15:providerId="Windows Live" w15:userId="e9c2c608ef68442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05234"/>
    <w:rsid w:val="00205234"/>
    <w:rsid w:val="006F1425"/>
    <w:rsid w:val="00BE6EFA"/>
    <w:rsid w:val="00C27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B254E"/>
  <w15:docId w15:val="{9F3A91E6-E261-4EC0-B66E-2815D8E6A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Revision">
    <w:name w:val="Revision"/>
    <w:hidden/>
    <w:uiPriority w:val="99"/>
    <w:semiHidden/>
    <w:rsid w:val="00C27F7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6</Characters>
  <Application>Microsoft Office Word</Application>
  <DocSecurity>4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Christopher van Rooyen</cp:lastModifiedBy>
  <cp:revision>2</cp:revision>
  <dcterms:created xsi:type="dcterms:W3CDTF">2026-10-07T22:42:00Z</dcterms:created>
  <dcterms:modified xsi:type="dcterms:W3CDTF">2026-10-07T22:42:00Z</dcterms:modified>
</cp:coreProperties>
</file>