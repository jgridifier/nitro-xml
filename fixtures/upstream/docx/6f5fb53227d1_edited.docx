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C4658" w14:textId="5E3A088D" w:rsidR="00E27580" w:rsidRPr="00862456" w:rsidRDefault="00862456">
      <w:pPr>
        <w:rPr>
          <w:rFonts w:ascii="Arial" w:hAnsi="Arial" w:cs="Arial"/>
        </w:rPr>
      </w:pPr>
      <w:r w:rsidRPr="001A1EC7">
        <w:rPr>
          <w:rFonts w:ascii="Arial" w:hAnsi="Arial" w:cs="Arial"/>
          <w:b/>
        </w:rPr>
        <w:t>Preference</w:t>
      </w:r>
      <w:r w:rsidRPr="00862456">
        <w:rPr>
          <w:rFonts w:ascii="Arial" w:hAnsi="Arial" w:cs="Arial"/>
        </w:rPr>
        <w:t xml:space="preserve"> text</w:t>
      </w:r>
      <w:ins w:id="0" w:author="Christopher van Rooyen" w:date="2026-10-07T22:28:00Z" w16du:dateUtc="2026-10-07T12:28:00Z">
        <w:r w:rsidR="001A1EC7">
          <w:rPr>
            <w:rFonts w:ascii="Arial" w:hAnsi="Arial" w:cs="Arial"/>
          </w:rPr>
          <w:t>!</w:t>
        </w:r>
      </w:ins>
    </w:p>
    <w:sectPr w:rsidR="00E27580" w:rsidRPr="00862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oNotTrackMoves/>
  <w:doNotTrackFormatting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456"/>
    <w:rsid w:val="001A1EC7"/>
    <w:rsid w:val="002A54CF"/>
    <w:rsid w:val="00334BB1"/>
    <w:rsid w:val="0072282D"/>
    <w:rsid w:val="00862456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0EBF2"/>
  <w15:chartTrackingRefBased/>
  <w15:docId w15:val="{0D5B2FB7-553A-4269-937D-3F9B2C270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4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4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4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4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456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8624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2026-10-07T12:28:00Z</dcterms:created>
  <dcterms:modified xsi:type="dcterms:W3CDTF">2026-10-07T12:28:00Z</dcterms:modified>
</cp:coreProperties>
</file>