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moveFromRangeStart w:id="5" w:author="Ada" w:date="2026-10-07T10:00:00Z" w:name="move1"/>
      <w:moveFrom w:id="1" w:author="Ada" w:date="2026-10-07T10:00:00Z">
        <w:r>
          <w:t>FirstMove</w:t>
        </w:r>
      </w:moveFrom>
      <w:moveFromRangeEnd w:id="5"/>
    </w:p>
    <w:p>
      <w:moveFromRangeStart w:id="6" w:author="Ada" w:date="2026-10-07T10:00:00Z" w:name="move2"/>
      <w:moveFrom w:id="2" w:author="Ada" w:date="2026-10-07T10:00:00Z">
        <w:r>
          <w:t>SecondMove</w:t>
        </w:r>
      </w:moveFrom>
      <w:moveFromRangeEnd w:id="6"/>
    </w:p>
    <w:p>
      <w:r>
        <w:t xml:space="preserve">Target </w:t>
      </w:r>
      <w:moveToRangeStart w:id="7" w:author="Ada" w:date="2026-10-07T10:00:00Z" w:name="move1"/>
      <w:moveTo w:id="3" w:author="Ada" w:date="2026-10-07T10:00:00Z">
        <w:r>
          <w:t>FirstMove</w:t>
        </w:r>
      </w:moveTo>
      <w:moveToRangeEnd w:id="7"/>
      <w:r>
        <w:t xml:space="preserve"> </w:t>
      </w:r>
      <w:moveToRangeStart w:id="8" w:author="Ada" w:date="2026-10-07T10:00:00Z" w:name="move2"/>
      <w:moveTo w:id="4" w:author="Ada" w:date="2026-10-07T10:00:00Z">
        <w:r>
          <w:t>SecondMove</w:t>
        </w:r>
      </w:moveTo>
      <w:moveToRangeEnd w:id="8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hAnsi="Calibri Light" w:eastAsia="Calibri Light" w:cs="Times New Roman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hAnsi="Calibri Light" w:eastAsia="Calibri Light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40" w:after="0"/>
      <w:outlineLvl w:val="1"/>
    </w:pPr>
    <w:rPr>
      <w:rFonts w:ascii="Calibri Light" w:hAnsi="Calibri Light" w:eastAsia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40" w:after="0"/>
      <w:outlineLvl w:val="2"/>
    </w:pPr>
    <w:rPr>
      <w:rFonts w:ascii="Calibri Light" w:hAnsi="Calibri Light" w:eastAsia="Calibri Light" w:cs="Times New Roman"/>
      <w:color w:val="1F3763"/>
      <w:sz w:val="24"/>
      <w:szCs w:val="24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