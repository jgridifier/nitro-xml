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9685" w14:textId="0DC14436" w:rsidR="00A50EF6" w:rsidRDefault="00A50EF6"/>
    <w:p w14:paraId="7D1B3AEA" w14:textId="77777777" w:rsidR="00A50EF6" w:rsidRDefault="00021E68">
      <w:moveFromRangeStart w:id="0" w:author="Ada" w:date="2026-10-07T10:00:00Z" w:name="move2"/>
      <w:moveFrom w:id="1" w:author="Ada" w:date="2026-10-07T10:00:00Z">
        <w:r>
          <w:t>SecondMove</w:t>
        </w:r>
      </w:moveFrom>
      <w:moveFromRangeEnd w:id="0"/>
    </w:p>
    <w:p w14:paraId="18B0119B" w14:textId="77777777" w:rsidR="00A50EF6" w:rsidRDefault="00021E68">
      <w:r>
        <w:t xml:space="preserve">Target </w:t>
      </w:r>
      <w:r>
        <w:t>FirstMove</w:t>
      </w:r>
      <w:r>
        <w:t xml:space="preserve"> </w:t>
      </w:r>
      <w:moveToRangeStart w:id="2" w:author="Ada" w:date="2026-10-07T10:00:00Z" w:name="move2"/>
      <w:moveTo w:id="3" w:author="Ada" w:date="2026-10-07T10:00:00Z">
        <w:r>
          <w:t>SecondMove</w:t>
        </w:r>
      </w:moveTo>
      <w:moveToRangeEnd w:id="2"/>
    </w:p>
    <w:sectPr w:rsidR="00A50E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0EF6"/>
    <w:rsid w:val="00306020"/>
    <w:rsid w:val="00A50EF6"/>
    <w:rsid w:val="00BD11E5"/>
    <w:rsid w:val="00FF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642F"/>
  <w15:docId w15:val="{526D9840-BCD7-49A4-8E8C-FE4BF780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eastAsia="Calibri Light" w:hAnsi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Calibri Light" w:hAnsi="Calibri Light"/>
      <w:color w:val="1F376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Calibri Light" w:hAnsi="Calibri Light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Revision">
    <w:name w:val="Revision"/>
    <w:hidden/>
    <w:uiPriority w:val="99"/>
    <w:semiHidden/>
    <w:rsid w:val="00BD11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Christopher van Rooyen</cp:lastModifiedBy>
  <cp:revision>2</cp:revision>
  <dcterms:created xsi:type="dcterms:W3CDTF">2026-10-07T10:25:00Z</dcterms:created>
  <dcterms:modified xsi:type="dcterms:W3CDTF">2026-10-07T10:25:00Z</dcterms:modified>
</cp:coreProperties>
</file>