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1D80" w14:textId="77777777" w:rsidR="006B3B9A" w:rsidRDefault="00146052">
      <w:pPr>
        <w:keepNext/>
        <w:spacing w:after="120"/>
        <w:jc w:val="center"/>
        <w:rPr>
          <w:ins w:id="0" w:author="Christopher van Rooyen" w:date="2026-10-08T08:42:00Z" w16du:dateUtc="2026-10-07T22:42:00Z"/>
          <w:b/>
        </w:rPr>
      </w:pPr>
      <w:r>
        <w:rPr>
          <w:b/>
        </w:rPr>
        <w:t>He</w:t>
      </w:r>
    </w:p>
    <w:p w14:paraId="4C3BB5ED" w14:textId="78570F55" w:rsidR="00C9707E" w:rsidRDefault="00146052">
      <w:pPr>
        <w:keepNext/>
        <w:spacing w:after="120"/>
        <w:jc w:val="center"/>
      </w:pPr>
      <w:r>
        <w:rPr>
          <w:b/>
        </w:rPr>
        <w:t>llo</w:t>
      </w:r>
    </w:p>
    <w:sectPr w:rsidR="00C9707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15B37"/>
    <w:multiLevelType w:val="multilevel"/>
    <w:tmpl w:val="34A29E6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5057784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707E"/>
    <w:rsid w:val="00146052"/>
    <w:rsid w:val="006B3B9A"/>
    <w:rsid w:val="00BE6EFA"/>
    <w:rsid w:val="00C9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8BC02"/>
  <w15:docId w15:val="{9F3A91E6-E261-4EC0-B66E-2815D8E6A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6B3B9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4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Christopher van Rooyen</cp:lastModifiedBy>
  <cp:revision>2</cp:revision>
  <dcterms:created xsi:type="dcterms:W3CDTF">2026-10-07T22:42:00Z</dcterms:created>
  <dcterms:modified xsi:type="dcterms:W3CDTF">2026-10-07T22:42:00Z</dcterms:modified>
</cp:coreProperties>
</file>